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mc:Ignorable="w14">
  <w:body>
    <w:p>
      <w:r>
        <w:t xml:space="preserve">ДОГОВОР № 17 с </w:t>
      </w:r>
      <w:r>
        <w:rPr>
          <w:b/>
        </w:rPr>
        <w:t xml:space="preserve">ООО «Ро</w:t>
      </w:r>
      <w:r>
        <w:rPr>
          <w:i/>
        </w:rPr>
        <w:t xml:space="preserve">маш</w:t>
      </w:r>
      <w:r>
        <w:rPr>
          <w:u w:val="single"/>
          <w:color w:val="C00000"/>
        </w:rPr>
        <w:t xml:space="preserve">ка» </w:t>
      </w:r>
      <w:r>
        <w:t xml:space="preserve">на поставку</w:t>
      </w:r>
    </w:p>
    <w:p>
      <w:r>
        <w:t xml:space="preserve">Представитель: </w:t>
      </w:r>
      <w:r>
        <w:t xml:space="preserve">Петров П</w:t>
      </w:r>
      <w:r>
        <w:t xml:space="preserve">ётр Ильич</w:t>
      </w:r>
      <w:r>
        <w:t xml:space="preserve">, соисполнитель: </w:t>
      </w:r>
      <w:r>
        <w:t>Кали­нин</w:t>
      </w:r>
      <w:r>
        <w:t xml:space="preserve"> и Кали</w:t>
      </w:r>
      <w:r>
        <w:softHyphen/>
      </w:r>
      <w:r>
        <w:t xml:space="preserve">нин Олег</w:t>
      </w:r>
    </w:p>
    <w:p>
      <w:r>
        <w:t xml:space="preserve">Партнёр: Бета &amp; Ко, </w:t>
      </w:r>
      <w:r>
        <w:t xml:space="preserve">ИНН</w:t>
      </w:r>
      <w:r>
        <w:tab/>
      </w:r>
      <w:r>
        <w:t xml:space="preserve">7729654321</w:t>
      </w:r>
      <w:r>
        <w:t xml:space="preserve">, код </w:t>
      </w:r>
      <w:r>
        <w:t xml:space="preserve">Сидор</w:t>
      </w:r>
      <w:r>
        <w:tab/>
      </w:r>
      <w:r>
        <w:t xml:space="preserve">Сидоров</w:t>
      </w:r>
    </w:p>
    <w:p>
      <w:r>
        <w:t xml:space="preserve">Подписант: </w:t>
      </w:r>
      <w:del w:id="1" w:author="Иванов И.И." w:date="2026-09-01T10:00:00Z">
        <w:r>
          <w:delText>Сорокин Па</w:delText>
        </w:r>
        <w:r>
          <w:rPr>
            <w:b/>
          </w:rPr>
          <w:delText>вел</w:delText>
        </w:r>
      </w:del>
      <w:ins w:id="2" w:author="Иванов И.И." w:date="2026-09-01T10:00:00Z">
        <w:r>
          <w:t>Орлов </w:t>
        </w:r>
        <w:r>
          <w:t>Олег</w:t>
        </w:r>
      </w:ins>
      <w:r>
        <w:t xml:space="preserve">, генеральный директор</w:t>
      </w:r>
    </w:p>
    <w:p>
      <w:r>
        <w:t xml:space="preserve">Почта: </w:t>
      </w:r>
      <w:r>
        <w:fldChar w:fldCharType="begin"/>
      </w:r>
      <w:r>
        <w:instrText xml:space="preserve"> HYPERLINK "mailto:m.kuznetsova@sev-terminal.example" </w:instrText>
      </w:r>
      <w:r>
        <w:fldChar w:fldCharType="separate"/>
      </w:r>
      <w:r>
        <w:rPr>
          <w:rStyle w:val="Hyperlink"/>
        </w:rPr>
        <w:t xml:space="preserve">m.kuznetsova@</w:t>
      </w:r>
      <w:r>
        <w:rPr>
          <w:rStyle w:val="Hyperlink"/>
        </w:rPr>
        <w:t xml:space="preserve">sev-terminal.ru</w:t>
      </w:r>
      <w:r>
        <w:fldChar w:fldCharType="end"/>
      </w:r>
      <w:r>
        <w:t xml:space="preserve"> и </w:t>
      </w:r>
      <w:hyperlink r:id="rIdLink">
        <w:r>
          <w:t xml:space="preserve">сайт</w:t>
        </w:r>
      </w:hyperlink>
    </w:p>
    <w:p>
      <w:r>
        <w:t xml:space="preserve">Сноска к паспорту</w:t>
      </w:r>
      <w:r>
        <w:rPr>
          <w:vertAlign w:val="superscript"/>
        </w:rPr>
        <w:footnoteReference w:id="1"/>
      </w:r>
      <w:r>
        <w:t xml:space="preserve"> и концевая</w:t>
      </w:r>
      <w:r>
        <w:rPr>
          <w:vertAlign w:val="superscript"/>
        </w:rPr>
        <w:endnoteReference w:id="1"/>
      </w:r>
    </w:p>
    <w:p>
      <w:commentRangeStart w:id="0"/>
      <w:r>
        <w:t xml:space="preserve">Срок поставки 10 дней</w:t>
      </w:r>
      <w:commentRangeEnd w:id="0"/>
      <w:r>
        <w:commentReference w:id="0"/>
      </w:r>
    </w:p>
    <w:p>
      <w:r>
        <w:t xml:space="preserve">Надпись: </w:t>
      </w: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00000" cy="600000"/>
                <wp:effectExtent l="0" t="0" r="0" b="0"/>
                <wp:wrapSquare wrapText="bothSides"/>
                <wp:docPr id="1" name="Надпись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000" cy="6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val="left" w:pos="1000"/>
                              </w:tabs>
                            </w:pPr>
                            <w:r>
                              <w:t xml:space="preserve">Ответственный: </w:t>
                            </w:r>
                            <w:r>
                              <w:rPr>
                                <w:b/>
                              </w:rPr>
                              <w:t xml:space="preserve">Абрамов Дми</w:t>
                            </w:r>
                            <w:r>
                              <w:t xml:space="preserve">трий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b1" style="width:189pt;height:47pt" type="#_x0000_t202">
                <v:textbox>
                  <w:txbxContent>
                    <w:p>
                      <w:r>
                        <w:t xml:space="preserve">Ответственный: Абрамов Дмитрий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3000"/>
        <w:gridCol w:w="5000"/>
      </w:tblGrid>
      <w:tr>
        <w:tc>
          <w:tcPr>
            <w:tcW w:w="3000" w:type="dxa"/>
          </w:tcPr>
          <w:p>
            <w:r>
              <w:t xml:space="preserve">Контакт</w:t>
            </w:r>
          </w:p>
        </w:tc>
        <w:tc>
          <w:tcPr>
            <w:tcW w:w="5000" w:type="dxa"/>
          </w:tcPr>
          <w:p>
            <w:r>
              <w:rPr>
                <w:b/>
              </w:rPr>
              <w:t xml:space="preserve">Кузнецова Мари</w:t>
            </w:r>
            <w:r>
              <w:t xml:space="preserve">на Олеговна</w:t>
            </w:r>
          </w:p>
        </w:tc>
      </w:tr>
      <w:tr>
        <w:tc>
          <w:tcPr>
            <w:tcW w:w="3000" w:type="dxa"/>
          </w:tcPr>
          <w:p>
            <w:r>
              <w:t xml:space="preserve">Счёт</w:t>
            </w:r>
          </w:p>
        </w:tc>
        <w:tc>
          <w:tcPr>
            <w:tcW w:w="5000" w:type="dxa"/>
          </w:tcPr>
          <w:p>
            <w:r>
              <w:t xml:space="preserve">40702810938000012345</w:t>
            </w:r>
          </w:p>
        </w:tc>
      </w:tr>
    </w:tbl>
    <w:p>
      <w:r>
        <w:t xml:space="preserve">Конец документа. Метка-ловушка [ОРГ_1] уже была в тексте.</w:t>
      </w:r>
    </w:p>
    <w:sectPr>
      <w:headerReference w:type="default" r:id="rIdH1"/>
      <w:footerReference w:type="default" r:id="rIdF1"/>
      <w:pgSz w:w="11906" w:h="16838"/>
      <w:pgMar w:top="1134" w:right="850" w:bottom="1134" w:left="1701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mc:Ignorable="w14">
  <w:comment w:id="0" w:author="Иванов И.И." w:date="2026-09-01T10:00:00Z" w:initials="ИИ">
    <w:p>
      <w:r>
        <w:t xml:space="preserve">Уточнить у ООО «Ромашка»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mc:Ignorable="w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Связь: </w:t>
      </w:r>
      <w:r>
        <w:t xml:space="preserve">m.kuznetsova@sev-terminal.example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mc:Ignorable="w14">
  <w:p>
    <w:r>
      <w:t xml:space="preserve">Тел. +7 (916) 245-</w:t>
    </w:r>
    <w:r>
      <w:t xml:space="preserve">18-73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Паспорт 45 18 № 603217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mc:Ignorable="w14">
  <w:p>
    <w:r>
      <w:rPr>
        <w:b/>
      </w:rPr>
      <w:t xml:space="preserve">ООО «Ромашка»</w:t>
    </w:r>
    <w:r>
      <w:t xml:space="preserve"> · конфиденциально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mc:Ignorable="w14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 mc:Ignorable="w14">
  <w:docDefaults>
    <w:rPrDefault>
      <w:rPr>
        <w:rFonts w:ascii="Liberation Serif" w:hAnsi="Liberation Serif" w:cs="Liberation Serif"/>
        <w:sz w:val="24"/>
        <w:lang w:val="ru-RU"/>
      </w:rPr>
    </w:rPrDefault>
  </w:docDefaults>
  <w:style w:type="paragraph" w:default="1" w:styleId="Normal">
    <w:name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" Type="http://schemas.openxmlformats.org/officeDocument/2006/relationships/comments" Target="comments.xml"/><Relationship Id="rIdLink" Type="http://schemas.openxmlformats.org/officeDocument/2006/relationships/hyperlink" Target="https://sev-terminal.ru/kuznetsova" TargetMode="External"/></Relationships>
</file>

<file path=docProps/app.xml><?xml version="1.0" encoding="utf-8"?>
<Properties xmlns="http://schemas.openxmlformats.org/officeDocument/2006/extended-properties">
  <Application>Microsoft Office Word</Application>
  <Company>ООО «Ромашка»</Company>
  <Manager>Сорокин Павел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Договор с ООО «Ромашка»</dc:title>
  <dc:creator>Иванов Иван Иванович</dc:creator>
  <cp:lastModifiedBy>Кузнецова Марина Олеговна</cp:lastModifiedBy>
  <dcterms:created xsi:type="dcterms:W3CDTF">2026-09-01T10:00:00Z</dcterms:created>
</cp:coreProperties>
</file>